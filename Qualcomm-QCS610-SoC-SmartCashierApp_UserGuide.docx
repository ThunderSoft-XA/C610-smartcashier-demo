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hint="eastAsia" w:ascii="微软雅黑" w:hAnsi="微软雅黑" w:eastAsia="微软雅黑" w:cs="微软雅黑"/>
          <w:sz w:val="44"/>
          <w:szCs w:val="44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 xml:space="preserve">Qualcomm® QCS610 SoC </w:t>
      </w:r>
      <w:r>
        <w:rPr>
          <w:rFonts w:hint="eastAsia" w:ascii="微软雅黑" w:hAnsi="微软雅黑" w:eastAsia="微软雅黑" w:cs="微软雅黑"/>
          <w:sz w:val="44"/>
          <w:szCs w:val="44"/>
        </w:rPr>
        <w:t>OpenKit UserManual</w:t>
      </w:r>
    </w:p>
    <w:p>
      <w:pPr>
        <w:pStyle w:val="2"/>
        <w:spacing w:before="0" w:after="0"/>
        <w:ind w:left="431" w:hanging="431"/>
        <w:rPr>
          <w:rFonts w:hint="eastAsia" w:ascii="微软雅黑" w:hAnsi="微软雅黑" w:eastAsia="微软雅黑" w:cs="微软雅黑"/>
          <w:sz w:val="44"/>
          <w:szCs w:val="44"/>
        </w:rPr>
      </w:pPr>
      <w:r>
        <w:rPr>
          <w:rFonts w:hint="default" w:ascii="微软雅黑" w:hAnsi="微软雅黑" w:eastAsia="微软雅黑" w:cs="微软雅黑"/>
          <w:sz w:val="44"/>
          <w:szCs w:val="44"/>
          <w:lang w:val="en"/>
        </w:rPr>
        <w:t>Hardware introduce</w:t>
      </w:r>
    </w:p>
    <w:p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 xml:space="preserve">Qualcomm® QCS610 SoC </w:t>
      </w:r>
      <w:r>
        <w:rPr>
          <w:rFonts w:hint="eastAsia"/>
          <w:b/>
          <w:bCs/>
        </w:rPr>
        <w:t>Open Kit front</w:t>
      </w:r>
    </w:p>
    <w:p>
      <w:pPr>
        <w:widowControl/>
        <w:jc w:val="center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drawing>
          <wp:inline distT="0" distB="0" distL="114300" distR="114300">
            <wp:extent cx="5269865" cy="3888105"/>
            <wp:effectExtent l="0" t="0" r="6985" b="17145"/>
            <wp:docPr id="5" name="图片 5" descr="image.6R0JZ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.6R0JZ0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/>
          <w:b/>
          <w:bCs/>
        </w:rPr>
      </w:pPr>
    </w:p>
    <w:p>
      <w:pPr>
        <w:widowControl/>
        <w:jc w:val="center"/>
        <w:rPr>
          <w:rFonts w:hint="eastAsia"/>
          <w:b/>
          <w:bCs/>
        </w:rPr>
      </w:pPr>
    </w:p>
    <w:p>
      <w:pPr>
        <w:widowControl/>
        <w:jc w:val="center"/>
        <w:rPr>
          <w:rFonts w:hint="eastAsia" w:eastAsia="宋体"/>
          <w:b/>
          <w:bCs/>
          <w:lang w:eastAsia="zh-CN"/>
        </w:rPr>
      </w:pPr>
    </w:p>
    <w:p>
      <w:pPr>
        <w:widowControl/>
        <w:jc w:val="center"/>
        <w:rPr>
          <w:rFonts w:hint="eastAsia" w:eastAsia="宋体"/>
          <w:b/>
          <w:bCs/>
          <w:lang w:eastAsia="zh-CN"/>
        </w:rPr>
      </w:pPr>
    </w:p>
    <w:p>
      <w:pPr>
        <w:widowControl/>
        <w:jc w:val="center"/>
        <w:rPr>
          <w:rFonts w:hint="eastAsia" w:eastAsia="宋体"/>
          <w:b/>
          <w:bCs/>
          <w:lang w:eastAsia="zh-CN"/>
        </w:rPr>
      </w:pPr>
    </w:p>
    <w:p>
      <w:pPr>
        <w:widowControl/>
        <w:jc w:val="center"/>
        <w:rPr>
          <w:rFonts w:hint="eastAsia"/>
          <w:b/>
          <w:bCs/>
        </w:rPr>
      </w:pPr>
    </w:p>
    <w:p>
      <w:pPr>
        <w:widowControl/>
        <w:jc w:val="center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Qualcomm® QCS610</w:t>
      </w:r>
      <w:r>
        <w:rPr>
          <w:rFonts w:hint="eastAsia"/>
          <w:b/>
          <w:bCs/>
        </w:rPr>
        <w:t xml:space="preserve"> Open Kit back</w:t>
      </w:r>
    </w:p>
    <w:p>
      <w:pPr>
        <w:widowControl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960" cy="5025390"/>
            <wp:effectExtent l="0" t="0" r="8890" b="3810"/>
            <wp:docPr id="4" name="图片 4" descr="image.VR6IZ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.VR6IZ0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Qualcomm® QCS610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Open Kit Block Diagram</w:t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2570480"/>
            <wp:effectExtent l="0" t="0" r="12065" b="1270"/>
            <wp:docPr id="3" name="图片 3" descr="image.N69GZ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.N69GZ0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12" w:beforeLines="100" w:after="0"/>
        <w:ind w:left="0" w:firstLine="0"/>
        <w:rPr>
          <w:rFonts w:hint="eastAsia"/>
        </w:rPr>
      </w:pPr>
      <w:r>
        <w:rPr>
          <w:rFonts w:hint="default"/>
          <w:lang w:val="en"/>
        </w:rPr>
        <w:t>Extension hardware 415 camera module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This 415 module is </w:t>
      </w:r>
      <w:r>
        <w:rPr>
          <w:rFonts w:hint="eastAsia"/>
          <w:b/>
          <w:bCs/>
          <w:lang w:val="en-US" w:eastAsia="zh-CN"/>
        </w:rPr>
        <w:t>Qualcomm® QCS610</w:t>
      </w:r>
      <w:r>
        <w:rPr>
          <w:rFonts w:hint="default"/>
          <w:lang w:val="en"/>
        </w:rPr>
        <w:t xml:space="preserve"> board camera module.Maximum pixel support 1080p.</w:t>
      </w:r>
    </w:p>
    <w:p>
      <w:pPr>
        <w:jc w:val="center"/>
        <w:rPr>
          <w:rFonts w:hint="default"/>
          <w:b/>
          <w:bCs/>
          <w:lang w:val="en" w:eastAsia="zh-CN"/>
        </w:rPr>
      </w:pPr>
      <w:r>
        <w:rPr>
          <w:rFonts w:hint="eastAsia"/>
          <w:b/>
          <w:bCs/>
          <w:lang w:val="en-US" w:eastAsia="zh-CN"/>
        </w:rPr>
        <w:t>Qualcomm® QCS610</w:t>
      </w:r>
      <w:r>
        <w:rPr>
          <w:rFonts w:hint="default"/>
          <w:b/>
          <w:bCs/>
          <w:lang w:val="en" w:eastAsia="zh-CN"/>
        </w:rPr>
        <w:t xml:space="preserve"> Camera IMX415</w:t>
      </w:r>
    </w:p>
    <w:p>
      <w:pPr>
        <w:jc w:val="center"/>
        <w:rPr>
          <w:rFonts w:hint="default"/>
          <w:b/>
          <w:bCs/>
          <w:lang w:val="en" w:eastAsia="zh-CN"/>
        </w:rPr>
      </w:pPr>
      <w:r>
        <w:rPr>
          <w:rFonts w:hint="default"/>
          <w:b/>
          <w:bCs/>
          <w:lang w:val="en" w:eastAsia="zh-CN"/>
        </w:rPr>
        <w:drawing>
          <wp:inline distT="0" distB="0" distL="114300" distR="114300">
            <wp:extent cx="3653155" cy="5483225"/>
            <wp:effectExtent l="0" t="0" r="4445" b="3175"/>
            <wp:docPr id="6" name="图片 6" descr="415modul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15module"/>
                    <pic:cNvPicPr>
                      <a:picLocks noChangeAspect="true"/>
                    </pic:cNvPicPr>
                  </pic:nvPicPr>
                  <pic:blipFill>
                    <a:blip r:embed="rId9"/>
                    <a:srcRect l="7151" t="1926" r="8543" b="3578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jc w:val="center"/>
        <w:rPr>
          <w:rFonts w:hint="default"/>
          <w:b/>
          <w:bCs/>
          <w:lang w:val="en" w:eastAsia="zh-CN"/>
        </w:rPr>
      </w:pPr>
      <w:r>
        <w:rPr>
          <w:rFonts w:hint="eastAsia"/>
          <w:b/>
          <w:bCs/>
          <w:lang w:val="en-US" w:eastAsia="zh-CN"/>
        </w:rPr>
        <w:t>Qualcomm® QCS610</w:t>
      </w:r>
      <w:r>
        <w:rPr>
          <w:rFonts w:hint="default"/>
          <w:b/>
          <w:bCs/>
          <w:lang w:val="en" w:eastAsia="zh-CN"/>
        </w:rPr>
        <w:t xml:space="preserve"> Camera IMX415 jumper detatil</w:t>
      </w:r>
    </w:p>
    <w:p>
      <w:pPr>
        <w:jc w:val="center"/>
        <w:rPr>
          <w:rFonts w:hint="default"/>
          <w:b/>
          <w:bCs/>
          <w:lang w:val="en" w:eastAsia="zh-CN"/>
        </w:rPr>
      </w:pPr>
      <w:r>
        <w:rPr>
          <w:rFonts w:hint="default"/>
          <w:b/>
          <w:bCs/>
          <w:lang w:val="en" w:eastAsia="zh-CN"/>
        </w:rPr>
        <w:drawing>
          <wp:inline distT="0" distB="0" distL="114300" distR="114300">
            <wp:extent cx="5272405" cy="3462655"/>
            <wp:effectExtent l="0" t="0" r="4445" b="4445"/>
            <wp:docPr id="7" name="图片 7" descr="jumper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jumper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240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" w:eastAsia="zh-CN"/>
        </w:rPr>
      </w:pPr>
      <w:r>
        <w:rPr>
          <w:rFonts w:hint="default"/>
          <w:b/>
          <w:bCs/>
          <w:lang w:val="en" w:eastAsia="zh-CN"/>
        </w:rPr>
        <w:t>Correct jumper connection method :left side R109 connect with right side R424.</w:t>
      </w:r>
    </w:p>
    <w:p>
      <w:pPr>
        <w:jc w:val="center"/>
        <w:rPr>
          <w:rFonts w:hint="default"/>
          <w:b/>
          <w:bCs/>
          <w:lang w:val="en" w:eastAsia="zh-CN"/>
        </w:rPr>
      </w:pPr>
    </w:p>
    <w:p>
      <w:pPr>
        <w:pStyle w:val="2"/>
        <w:spacing w:before="0" w:after="0"/>
        <w:ind w:left="431" w:hanging="431"/>
        <w:rPr>
          <w:rFonts w:ascii="微软雅黑" w:hAnsi="微软雅黑" w:eastAsia="微软雅黑" w:cs="微软雅黑"/>
          <w:lang w:val="en"/>
        </w:rPr>
      </w:pPr>
      <w:r>
        <w:rPr>
          <w:rFonts w:ascii="微软雅黑" w:hAnsi="微软雅黑" w:eastAsia="微软雅黑" w:cs="微软雅黑"/>
          <w:lang w:val="en"/>
        </w:rPr>
        <w:t>Flash system</w:t>
      </w:r>
    </w:p>
    <w:p>
      <w:pPr>
        <w:pStyle w:val="3"/>
        <w:spacing w:before="312" w:beforeLines="100" w:after="0"/>
        <w:ind w:left="0" w:firstLine="0"/>
        <w:rPr>
          <w:rFonts w:ascii="微软雅黑" w:hAnsi="微软雅黑" w:eastAsia="微软雅黑" w:cs="微软雅黑"/>
          <w:lang w:eastAsia="ja-JP"/>
        </w:rPr>
      </w:pPr>
      <w:bookmarkStart w:id="0" w:name="_Ref791548"/>
      <w:bookmarkStart w:id="1" w:name="_Toc3479375"/>
      <w:bookmarkStart w:id="2" w:name="_Toc51605289"/>
      <w:bookmarkStart w:id="3" w:name="_Toc39867407"/>
      <w:bookmarkStart w:id="4" w:name="_Toc39753756"/>
      <w:bookmarkStart w:id="5" w:name="_Toc47951390"/>
      <w:r>
        <w:rPr>
          <w:rFonts w:hint="eastAsia" w:ascii="微软雅黑" w:hAnsi="微软雅黑" w:eastAsia="微软雅黑" w:cs="微软雅黑"/>
          <w:lang w:eastAsia="ja-JP"/>
        </w:rPr>
        <w:t xml:space="preserve">Getting 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 w:eastAsia="微软雅黑" w:cs="微软雅黑"/>
          <w:lang w:val="en" w:eastAsia="ja-JP"/>
        </w:rPr>
        <w:t>the ROM package</w:t>
      </w:r>
    </w:p>
    <w:p>
      <w:pPr>
        <w:widowControl/>
        <w:spacing w:line="240" w:lineRule="auto"/>
        <w:ind w:firstLine="420"/>
        <w:jc w:val="left"/>
        <w:rPr>
          <w:rFonts w:ascii="微软雅黑" w:hAnsi="微软雅黑" w:eastAsia="微软雅黑" w:cs="微软雅黑"/>
          <w:lang w:bidi="ar"/>
        </w:rPr>
      </w:pPr>
      <w:ins w:id="0" w:author="Wang Xiaojun" w:date="2020-12-03T14:40:00Z">
        <w:r>
          <w:rPr>
            <w:rFonts w:hint="eastAsia" w:ascii="微软雅黑" w:hAnsi="微软雅黑" w:eastAsia="微软雅黑" w:cs="微软雅黑"/>
            <w:lang w:bidi="ar"/>
          </w:rPr>
          <w:t>FastbootBuild_Turbox-C610_le1.0.R.debug.Pre-FC2.</w:t>
        </w:r>
      </w:ins>
      <w:r>
        <w:rPr>
          <w:rFonts w:hint="default" w:ascii="微软雅黑" w:hAnsi="微软雅黑" w:eastAsia="微软雅黑" w:cs="微软雅黑"/>
          <w:lang w:val="en" w:bidi="ar"/>
        </w:rPr>
        <w:t>xxxxx</w:t>
      </w:r>
      <w:ins w:id="1" w:author="Wang Xiaojun" w:date="2020-12-03T14:40:00Z">
        <w:r>
          <w:rPr>
            <w:rFonts w:hint="eastAsia" w:ascii="微软雅黑" w:hAnsi="微软雅黑" w:eastAsia="微软雅黑" w:cs="微软雅黑"/>
            <w:lang w:bidi="ar"/>
          </w:rPr>
          <w:t>.zip</w:t>
        </w:r>
      </w:ins>
    </w:p>
    <w:p>
      <w:pPr>
        <w:widowControl/>
        <w:spacing w:line="240" w:lineRule="auto"/>
        <w:ind w:firstLine="420"/>
        <w:jc w:val="left"/>
        <w:rPr>
          <w:rFonts w:ascii="微软雅黑" w:hAnsi="微软雅黑" w:eastAsia="微软雅黑" w:cs="微软雅黑"/>
        </w:rPr>
      </w:pPr>
      <w:ins w:id="2" w:author="Wang Xiaojun" w:date="2020-12-03T14:41:00Z">
        <w:r>
          <w:rPr>
            <w:rFonts w:ascii="微软雅黑" w:hAnsi="微软雅黑" w:eastAsia="微软雅黑" w:cs="微软雅黑"/>
          </w:rPr>
          <w:t>FlatBuild_Turbox-C610_le1.0.R.debug.Pre-FC2.</w:t>
        </w:r>
      </w:ins>
      <w:r>
        <w:rPr>
          <w:rFonts w:hint="default" w:ascii="微软雅黑" w:hAnsi="微软雅黑" w:eastAsia="微软雅黑" w:cs="微软雅黑"/>
          <w:lang w:val="en"/>
        </w:rPr>
        <w:t>xxxxx</w:t>
      </w:r>
      <w:ins w:id="3" w:author="Wang Xiaojun" w:date="2020-12-03T14:41:00Z">
        <w:r>
          <w:rPr>
            <w:rFonts w:ascii="微软雅黑" w:hAnsi="微软雅黑" w:eastAsia="微软雅黑" w:cs="微软雅黑"/>
          </w:rPr>
          <w:t>.zip</w:t>
        </w:r>
      </w:ins>
    </w:p>
    <w:p>
      <w:pPr>
        <w:pStyle w:val="13"/>
        <w:tabs>
          <w:tab w:val="left" w:pos="1418"/>
          <w:tab w:val="clear" w:pos="860"/>
        </w:tabs>
        <w:ind w:left="1418" w:hanging="851"/>
        <w:rPr>
          <w:rFonts w:hint="default" w:ascii="微软雅黑" w:hAnsi="微软雅黑" w:eastAsia="微软雅黑" w:cs="微软雅黑"/>
          <w:lang w:val="en" w:eastAsia="zh-CN"/>
        </w:rPr>
      </w:pPr>
      <w:r>
        <w:rPr>
          <w:rFonts w:hint="default" w:ascii="微软雅黑" w:hAnsi="微软雅黑" w:eastAsia="微软雅黑" w:cs="微软雅黑"/>
          <w:lang w:val="en" w:eastAsia="zh-CN"/>
        </w:rPr>
        <w:t>xxxxx corresponds to different system versions.The system version have to &gt;= 20201228 if you need use 415 module.</w:t>
      </w:r>
    </w:p>
    <w:p>
      <w:pPr>
        <w:pStyle w:val="3"/>
        <w:spacing w:before="312" w:beforeLines="100" w:after="0"/>
        <w:ind w:left="0" w:firstLine="0"/>
        <w:rPr>
          <w:rFonts w:ascii="微软雅黑" w:hAnsi="微软雅黑" w:eastAsia="微软雅黑" w:cs="微软雅黑"/>
          <w:lang w:eastAsia="ja-JP"/>
        </w:rPr>
      </w:pPr>
      <w:bookmarkStart w:id="6" w:name="_Toc51605299"/>
      <w:r>
        <w:rPr>
          <w:rFonts w:hint="eastAsia" w:ascii="微软雅黑" w:hAnsi="微软雅黑" w:eastAsia="微软雅黑" w:cs="微软雅黑"/>
          <w:lang w:eastAsia="ja-JP"/>
        </w:rPr>
        <w:t>Flash Images to Board</w:t>
      </w:r>
      <w:bookmarkEnd w:id="6"/>
    </w:p>
    <w:p>
      <w:pPr>
        <w:pStyle w:val="13"/>
        <w:tabs>
          <w:tab w:val="left" w:pos="1418"/>
          <w:tab w:val="clear" w:pos="860"/>
        </w:tabs>
        <w:ind w:left="1418" w:hanging="851"/>
        <w:rPr>
          <w:lang w:eastAsia="ja-JP"/>
        </w:rPr>
      </w:pPr>
      <w:r>
        <w:rPr>
          <w:rFonts w:ascii="微软雅黑" w:hAnsi="微软雅黑" w:eastAsia="微软雅黑" w:cs="微软雅黑"/>
          <w:lang w:eastAsia="zh-CN"/>
        </w:rPr>
        <w:t>Please flash the FLatBuild Image to the Open Kit firstly if the current Image is not this release on your Open Kit.</w:t>
      </w:r>
    </w:p>
    <w:p>
      <w:pPr>
        <w:pStyle w:val="4"/>
        <w:spacing w:before="312" w:beforeLines="100" w:after="0" w:line="360" w:lineRule="auto"/>
        <w:ind w:left="0" w:firstLine="0"/>
        <w:rPr>
          <w:lang w:eastAsia="ja-JP"/>
        </w:rPr>
      </w:pPr>
      <w:bookmarkStart w:id="7" w:name="_Toc51605300"/>
      <w:r>
        <w:rPr>
          <w:rFonts w:ascii="微软雅黑" w:hAnsi="微软雅黑" w:eastAsia="微软雅黑" w:cs="微软雅黑"/>
          <w:lang w:eastAsia="ja-JP"/>
        </w:rPr>
        <w:t>Flash FastbootBuild image</w:t>
      </w:r>
      <w:bookmarkEnd w:id="7"/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hint="eastAsia" w:ascii="微软雅黑" w:hAnsi="微软雅黑" w:eastAsia="微软雅黑" w:cs="微软雅黑"/>
          <w:lang w:val="en-US" w:eastAsia="ja-JP"/>
        </w:rPr>
        <w:t>Fastboot tool flash image, the device must be placed in the Fastboot mode. Use the following methods: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hint="eastAsia" w:ascii="微软雅黑" w:hAnsi="微软雅黑" w:eastAsia="微软雅黑" w:cs="微软雅黑"/>
          <w:lang w:val="en-US" w:eastAsia="ja-JP"/>
        </w:rPr>
        <w:t>When the device is in the ADB mode, enter the following command: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ja-JP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ja-JP"/>
        </w:rPr>
        <w:t>$</w:t>
      </w:r>
      <w:r>
        <w:rPr>
          <w:rFonts w:ascii="微软雅黑" w:hAnsi="微软雅黑" w:eastAsia="微软雅黑" w:cs="微软雅黑"/>
          <w:sz w:val="18"/>
          <w:szCs w:val="18"/>
          <w:lang w:eastAsia="ja-JP"/>
        </w:rPr>
        <w:t xml:space="preserve"> adb root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ja-JP"/>
        </w:rPr>
      </w:pPr>
      <w:r>
        <w:rPr>
          <w:rFonts w:ascii="微软雅黑" w:hAnsi="微软雅黑" w:eastAsia="微软雅黑" w:cs="微软雅黑"/>
          <w:sz w:val="18"/>
          <w:szCs w:val="18"/>
          <w:lang w:eastAsia="ja-JP"/>
        </w:rPr>
        <w:t>$</w:t>
      </w:r>
      <w:r>
        <w:rPr>
          <w:rFonts w:hint="eastAsia" w:ascii="微软雅黑" w:hAnsi="微软雅黑" w:eastAsia="微软雅黑" w:cs="微软雅黑"/>
          <w:sz w:val="18"/>
          <w:szCs w:val="18"/>
          <w:lang w:eastAsia="ja-JP"/>
        </w:rPr>
        <w:t xml:space="preserve"> adb reboot bootloader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hint="eastAsia" w:ascii="微软雅黑" w:hAnsi="微软雅黑" w:eastAsia="微软雅黑" w:cs="微软雅黑"/>
          <w:lang w:val="en-US" w:eastAsia="ja-JP"/>
        </w:rPr>
        <w:t>To determine if the device has entered the Fastboot mode, run the following command: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$ fastboot devices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hint="eastAsia" w:ascii="微软雅黑" w:hAnsi="微软雅黑" w:eastAsia="微软雅黑" w:cs="微软雅黑"/>
          <w:lang w:val="en-US" w:eastAsia="ja-JP"/>
        </w:rPr>
        <w:t>If successful, an output like the following displays on the shell: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7050372c fastboot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/>
        </w:rPr>
      </w:pPr>
      <w:r>
        <w:rPr>
          <w:rFonts w:ascii="微软雅黑" w:hAnsi="微软雅黑" w:eastAsia="微软雅黑" w:cs="微软雅黑"/>
          <w:lang w:val="en-US" w:eastAsia="ja-JP"/>
        </w:rPr>
        <w:t>Enter image directory and</w:t>
      </w:r>
      <w:r>
        <w:rPr>
          <w:rFonts w:hint="eastAsia" w:ascii="微软雅黑" w:hAnsi="微软雅黑" w:eastAsia="微软雅黑" w:cs="微软雅黑"/>
          <w:lang w:val="en-US"/>
        </w:rPr>
        <w:t xml:space="preserve"> execute the below commands to flash an image to the board: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 cd FastbootBuild_Turbox-C610_le1.0.r.perf.fc1.r001003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$bash ./turbox_flash.sh -r -v perf</w:t>
      </w:r>
    </w:p>
    <w:p>
      <w:pPr>
        <w:pStyle w:val="13"/>
        <w:tabs>
          <w:tab w:val="left" w:pos="1418"/>
          <w:tab w:val="clear" w:pos="860"/>
        </w:tabs>
        <w:ind w:left="1418" w:hanging="851"/>
        <w:rPr>
          <w:lang w:val="en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./turbox_flash -h will show detailed usage!</w:t>
      </w:r>
    </w:p>
    <w:p>
      <w:pPr>
        <w:pStyle w:val="4"/>
        <w:spacing w:before="312" w:beforeLines="100" w:after="0" w:line="360" w:lineRule="auto"/>
        <w:rPr>
          <w:rFonts w:ascii="微软雅黑" w:hAnsi="微软雅黑" w:eastAsia="微软雅黑" w:cs="微软雅黑"/>
          <w:lang w:eastAsia="ja-JP"/>
        </w:rPr>
      </w:pPr>
      <w:bookmarkStart w:id="8" w:name="_Toc51605301"/>
      <w:r>
        <w:rPr>
          <w:rFonts w:hint="eastAsia" w:ascii="微软雅黑" w:hAnsi="微软雅黑" w:eastAsia="微软雅黑" w:cs="微软雅黑"/>
          <w:lang w:eastAsia="ja-JP"/>
        </w:rPr>
        <w:t>Flash</w:t>
      </w:r>
      <w:r>
        <w:rPr>
          <w:rFonts w:ascii="微软雅黑" w:hAnsi="微软雅黑" w:eastAsia="微软雅黑" w:cs="微软雅黑"/>
          <w:lang w:eastAsia="ja-JP"/>
        </w:rPr>
        <w:t xml:space="preserve"> </w:t>
      </w:r>
      <w:r>
        <w:rPr>
          <w:rFonts w:hint="eastAsia" w:ascii="微软雅黑" w:hAnsi="微软雅黑" w:eastAsia="微软雅黑" w:cs="微软雅黑"/>
          <w:lang w:eastAsia="ja-JP"/>
        </w:rPr>
        <w:t>FaltBuild</w:t>
      </w:r>
      <w:r>
        <w:rPr>
          <w:rFonts w:ascii="微软雅黑" w:hAnsi="微软雅黑" w:eastAsia="微软雅黑" w:cs="微软雅黑"/>
          <w:lang w:eastAsia="ja-JP"/>
        </w:rPr>
        <w:t xml:space="preserve"> </w:t>
      </w:r>
      <w:r>
        <w:rPr>
          <w:rFonts w:hint="eastAsia" w:ascii="微软雅黑" w:hAnsi="微软雅黑" w:eastAsia="微软雅黑" w:cs="微软雅黑"/>
          <w:lang w:eastAsia="ja-JP"/>
        </w:rPr>
        <w:t>Image</w:t>
      </w:r>
      <w:bookmarkEnd w:id="8"/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" w:eastAsia="ja-JP"/>
        </w:rPr>
      </w:pPr>
      <w:r>
        <w:rPr>
          <w:rFonts w:ascii="微软雅黑" w:hAnsi="微软雅黑" w:eastAsia="微软雅黑" w:cs="微软雅黑"/>
          <w:lang w:val="en-US" w:eastAsia="ja-JP"/>
        </w:rPr>
        <w:t xml:space="preserve">If the Open kit can’t bootup </w:t>
      </w:r>
      <w:bookmarkStart w:id="26" w:name="_GoBack"/>
      <w:bookmarkEnd w:id="26"/>
      <w:r>
        <w:rPr>
          <w:rFonts w:ascii="微软雅黑" w:hAnsi="微软雅黑" w:eastAsia="微软雅黑" w:cs="微软雅黑"/>
          <w:lang w:val="en-US" w:eastAsia="ja-JP"/>
        </w:rPr>
        <w:t xml:space="preserve">to fastboot mode, you can flash the FlatBuild image using </w:t>
      </w:r>
      <w:r>
        <w:fldChar w:fldCharType="begin"/>
      </w:r>
      <w:r>
        <w:instrText xml:space="preserve"> HYPERLINK "https://www.96boards.org/documentation/consumer/guides/qdl.md.html" </w:instrText>
      </w:r>
      <w:r>
        <w:fldChar w:fldCharType="separate"/>
      </w:r>
      <w:r>
        <w:rPr>
          <w:rStyle w:val="9"/>
          <w:rFonts w:ascii="微软雅黑" w:hAnsi="微软雅黑" w:eastAsia="微软雅黑" w:cs="微软雅黑"/>
          <w:lang w:val="en-US" w:eastAsia="ja-JP"/>
        </w:rPr>
        <w:t>QDL</w:t>
      </w:r>
      <w:r>
        <w:rPr>
          <w:rStyle w:val="9"/>
          <w:rFonts w:ascii="微软雅黑" w:hAnsi="微软雅黑" w:eastAsia="微软雅黑" w:cs="微软雅黑"/>
          <w:lang w:val="en-US" w:eastAsia="ja-JP"/>
        </w:rPr>
        <w:fldChar w:fldCharType="end"/>
      </w:r>
      <w:r>
        <w:rPr>
          <w:rFonts w:ascii="微软雅黑" w:hAnsi="微软雅黑" w:eastAsia="微软雅黑" w:cs="微软雅黑"/>
          <w:lang w:val="en-US" w:eastAsia="ja-JP"/>
        </w:rPr>
        <w:t>.</w:t>
      </w:r>
      <w:r>
        <w:rPr>
          <w:rFonts w:hint="eastAsia" w:ascii="微软雅黑" w:hAnsi="微软雅黑" w:eastAsia="微软雅黑" w:cs="微软雅黑"/>
          <w:lang w:val="en-US" w:eastAsia="ja-JP"/>
        </w:rPr>
        <w:t>The detailed compilation process is provided on the OFFICIAL QDL web site</w:t>
      </w:r>
      <w:r>
        <w:rPr>
          <w:rFonts w:ascii="微软雅黑" w:hAnsi="微软雅黑" w:eastAsia="微软雅黑" w:cs="微软雅黑"/>
          <w:lang w:val="en" w:eastAsia="ja-JP"/>
        </w:rPr>
        <w:t>.Follow its instructions to get to an executable QDL file that you need to put into the ROM package.</w:t>
      </w:r>
    </w:p>
    <w:p>
      <w:pPr>
        <w:pStyle w:val="15"/>
        <w:numPr>
          <w:ilvl w:val="0"/>
          <w:numId w:val="3"/>
        </w:numPr>
        <w:spacing w:after="0"/>
        <w:ind w:left="431" w:hanging="431" w:firstLineChars="0"/>
        <w:rPr>
          <w:rFonts w:ascii="微软雅黑" w:hAnsi="微软雅黑" w:eastAsia="微软雅黑" w:cs="微软雅黑"/>
          <w:lang w:eastAsia="ja-JP"/>
        </w:rPr>
      </w:pPr>
      <w:r>
        <w:rPr>
          <w:rFonts w:ascii="微软雅黑" w:hAnsi="微软雅黑" w:eastAsia="微软雅黑" w:cs="微软雅黑"/>
          <w:lang w:eastAsia="ja-JP"/>
        </w:rPr>
        <w:t>Enter 9008 mode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ascii="微软雅黑" w:hAnsi="微软雅黑" w:eastAsia="微软雅黑" w:cs="微软雅黑"/>
          <w:lang w:val="en-US" w:eastAsia="ja-JP"/>
        </w:rPr>
        <w:t>Press and hold the Force_USB_Boot key , then insert the usb and power cable, and you can see the 9008 port, and release the Force USB Boot key: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 lsusb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……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Bus 001 Device 042: ID 05c6:9008 Qualcomm, Inc. Gobi Wireless Modem (QDL mode)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lang w:eastAsia="ja-JP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…….</w:t>
      </w:r>
    </w:p>
    <w:p>
      <w:pPr>
        <w:pStyle w:val="15"/>
        <w:numPr>
          <w:ilvl w:val="0"/>
          <w:numId w:val="3"/>
        </w:numPr>
        <w:spacing w:after="0"/>
        <w:ind w:left="431" w:hanging="431" w:firstLineChars="0"/>
        <w:rPr>
          <w:rFonts w:ascii="微软雅黑" w:hAnsi="微软雅黑" w:eastAsia="微软雅黑" w:cs="微软雅黑"/>
          <w:lang w:eastAsia="ja-JP"/>
        </w:rPr>
      </w:pPr>
      <w:r>
        <w:rPr>
          <w:rFonts w:ascii="微软雅黑" w:hAnsi="微软雅黑" w:eastAsia="微软雅黑" w:cs="微软雅黑"/>
          <w:lang w:eastAsia="ja-JP"/>
        </w:rPr>
        <w:t>Start to flash the flatbuild image</w:t>
      </w:r>
    </w:p>
    <w:p>
      <w:pPr>
        <w:pStyle w:val="12"/>
        <w:spacing w:after="0" w:line="240" w:lineRule="auto"/>
        <w:ind w:left="0" w:firstLine="440" w:firstLineChars="200"/>
        <w:rPr>
          <w:rFonts w:ascii="微软雅黑" w:hAnsi="微软雅黑" w:eastAsia="微软雅黑" w:cs="微软雅黑"/>
          <w:lang w:val="en-US" w:eastAsia="ja-JP"/>
        </w:rPr>
      </w:pPr>
      <w:r>
        <w:rPr>
          <w:rFonts w:ascii="微软雅黑" w:hAnsi="微软雅黑" w:eastAsia="微软雅黑" w:cs="微软雅黑"/>
          <w:lang w:val="en-US" w:eastAsia="ja-JP"/>
        </w:rPr>
        <w:t>Enter image directory and  download command is as below: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 cd FlatBuild_Turbox-C610_le1.0.r.perf.fc1.r001003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 chmod +x qdl</w:t>
      </w:r>
    </w:p>
    <w:p>
      <w:pPr>
        <w:pStyle w:val="11"/>
        <w:shd w:val="clear" w:color="auto" w:fill="D8D8D8" w:themeFill="background1" w:themeFillShade="D9"/>
        <w:spacing w:before="0" w:after="0"/>
        <w:ind w:left="431" w:hanging="431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lang w:eastAsia="zh-CN"/>
        </w:rPr>
        <w:t>$ sudo ./qdl --storage emmc prog_firehose_ddr.elf  rawprogram*.xml patch*.xml</w:t>
      </w:r>
    </w:p>
    <w:p>
      <w:pPr>
        <w:widowControl/>
        <w:spacing w:line="240" w:lineRule="auto"/>
        <w:jc w:val="left"/>
        <w:rPr>
          <w:rStyle w:val="10"/>
          <w:rFonts w:ascii="微软雅黑" w:hAnsi="微软雅黑" w:eastAsia="微软雅黑" w:cs="微软雅黑"/>
          <w:lang w:val="en"/>
        </w:rPr>
      </w:pPr>
    </w:p>
    <w:p>
      <w:pPr>
        <w:pStyle w:val="2"/>
        <w:spacing w:before="0" w:after="0"/>
        <w:ind w:left="431" w:hanging="431"/>
        <w:rPr>
          <w:rFonts w:ascii="微软雅黑" w:hAnsi="微软雅黑" w:eastAsia="微软雅黑" w:cs="微软雅黑"/>
          <w:lang w:eastAsia="ja-JP"/>
        </w:rPr>
      </w:pPr>
      <w:bookmarkStart w:id="9" w:name="_Toc31127"/>
      <w:r>
        <w:rPr>
          <w:rFonts w:hint="eastAsia" w:ascii="微软雅黑" w:hAnsi="微软雅黑" w:eastAsia="微软雅黑" w:cs="微软雅黑"/>
        </w:rPr>
        <w:t>SmartCashier Demo Usage</w:t>
      </w:r>
      <w:bookmarkEnd w:id="9"/>
      <w:r>
        <w:rPr>
          <w:rFonts w:hint="eastAsia" w:ascii="微软雅黑" w:hAnsi="微软雅黑" w:eastAsia="微软雅黑" w:cs="微软雅黑"/>
          <w:lang w:eastAsia="ja-JP"/>
        </w:rPr>
        <w:t xml:space="preserve">  </w:t>
      </w:r>
    </w:p>
    <w:p>
      <w:pPr>
        <w:pStyle w:val="3"/>
        <w:spacing w:before="312" w:beforeLines="100" w:after="0"/>
        <w:ind w:left="0" w:firstLine="0"/>
        <w:rPr>
          <w:rFonts w:ascii="微软雅黑" w:hAnsi="微软雅黑" w:eastAsia="微软雅黑" w:cs="微软雅黑"/>
          <w:lang w:eastAsia="ja-JP"/>
        </w:rPr>
      </w:pPr>
      <w:bookmarkStart w:id="10" w:name="_Toc47977003"/>
      <w:bookmarkEnd w:id="10"/>
      <w:bookmarkStart w:id="11" w:name="_Toc47977004"/>
      <w:bookmarkEnd w:id="11"/>
      <w:bookmarkStart w:id="12" w:name="_Toc13711"/>
      <w:bookmarkStart w:id="13" w:name="_Toc39753749"/>
      <w:bookmarkStart w:id="14" w:name="_Toc39867400"/>
      <w:bookmarkStart w:id="15" w:name="_Toc3479370"/>
      <w:bookmarkStart w:id="16" w:name="_Toc540787"/>
      <w:r>
        <w:rPr>
          <w:rFonts w:hint="eastAsia" w:ascii="微软雅黑" w:hAnsi="微软雅黑" w:eastAsia="微软雅黑" w:cs="微软雅黑"/>
        </w:rPr>
        <w:t>Start a adb shell environment</w:t>
      </w:r>
      <w:bookmarkEnd w:id="12"/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$  adb root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$ adb remount</w:t>
      </w:r>
    </w:p>
    <w:p>
      <w:pPr>
        <w:pStyle w:val="11"/>
        <w:shd w:val="clear" w:color="auto" w:fill="D8D8D8" w:themeFill="background1" w:themeFillShade="D9"/>
        <w:rPr>
          <w:rFonts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$ adb shell mount -o remount rw /</w:t>
      </w:r>
    </w:p>
    <w:p>
      <w:pPr>
        <w:pStyle w:val="11"/>
        <w:shd w:val="clear" w:color="auto" w:fill="D8D8D8" w:themeFill="background1" w:themeFillShade="D9"/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$ adb shell</w:t>
      </w:r>
      <w:bookmarkEnd w:id="13"/>
      <w:bookmarkEnd w:id="14"/>
      <w:bookmarkEnd w:id="15"/>
      <w:bookmarkEnd w:id="16"/>
    </w:p>
    <w:p>
      <w:pPr>
        <w:pStyle w:val="11"/>
        <w:shd w:val="clear" w:color="auto" w:fill="D8D8D8" w:themeFill="background1" w:themeFillShade="D9"/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  <w:t>$ adb push xxx/SmartCashier /data</w:t>
      </w:r>
    </w:p>
    <w:p>
      <w:pPr>
        <w:pStyle w:val="3"/>
        <w:spacing w:before="312" w:beforeLines="100" w:after="0"/>
        <w:ind w:left="0" w:firstLine="0"/>
        <w:rPr>
          <w:rFonts w:ascii="微软雅黑" w:hAnsi="微软雅黑" w:eastAsia="微软雅黑" w:cs="微软雅黑"/>
          <w:lang w:eastAsia="ja-JP"/>
        </w:rPr>
      </w:pPr>
      <w:bookmarkStart w:id="17" w:name="_Toc26581"/>
      <w:bookmarkStart w:id="18" w:name="_Toc536362371"/>
      <w:r>
        <w:rPr>
          <w:rFonts w:hint="eastAsia" w:ascii="微软雅黑" w:hAnsi="微软雅黑" w:eastAsia="微软雅黑" w:cs="微软雅黑"/>
        </w:rPr>
        <w:t>Start SmartCashier demo</w:t>
      </w:r>
      <w:bookmarkEnd w:id="17"/>
    </w:p>
    <w:bookmarkEnd w:id="18"/>
    <w:p>
      <w:pPr>
        <w:pStyle w:val="4"/>
        <w:spacing w:before="312" w:beforeLines="100" w:after="0" w:line="360" w:lineRule="auto"/>
        <w:rPr>
          <w:rFonts w:ascii="微软雅黑" w:hAnsi="微软雅黑" w:eastAsia="微软雅黑" w:cs="微软雅黑"/>
        </w:rPr>
      </w:pPr>
      <w:bookmarkStart w:id="19" w:name="_Toc39753752"/>
      <w:bookmarkStart w:id="20" w:name="_Toc39867403"/>
      <w:bookmarkStart w:id="21" w:name="_Toc22518"/>
      <w:bookmarkStart w:id="22" w:name="_Toc1172674192"/>
      <w:bookmarkStart w:id="23" w:name="_Toc494481196"/>
      <w:bookmarkStart w:id="24" w:name="_Toc536362375"/>
      <w:r>
        <w:rPr>
          <w:rFonts w:hint="eastAsia" w:ascii="微软雅黑" w:hAnsi="微软雅黑" w:eastAsia="微软雅黑" w:cs="微软雅黑"/>
        </w:rPr>
        <w:t xml:space="preserve"> </w:t>
      </w:r>
      <w:bookmarkStart w:id="25" w:name="_Toc20346"/>
      <w:r>
        <w:rPr>
          <w:rFonts w:hint="eastAsia" w:ascii="微软雅黑" w:hAnsi="微软雅黑" w:eastAsia="微软雅黑" w:cs="微软雅黑"/>
        </w:rPr>
        <w:t xml:space="preserve">Start </w:t>
      </w:r>
      <w:bookmarkEnd w:id="19"/>
      <w:bookmarkEnd w:id="20"/>
      <w:bookmarkEnd w:id="21"/>
      <w:bookmarkEnd w:id="22"/>
      <w:bookmarkEnd w:id="23"/>
      <w:bookmarkEnd w:id="24"/>
      <w:bookmarkEnd w:id="25"/>
      <w:r>
        <w:rPr>
          <w:rFonts w:hint="eastAsia" w:ascii="微软雅黑" w:hAnsi="微软雅黑" w:eastAsia="微软雅黑" w:cs="微软雅黑"/>
        </w:rPr>
        <w:t>SmartCashier</w:t>
      </w:r>
    </w:p>
    <w:p>
      <w:pPr>
        <w:widowControl/>
        <w:spacing w:line="240" w:lineRule="auto"/>
        <w:ind w:firstLine="420"/>
        <w:jc w:val="left"/>
        <w:rPr>
          <w:rFonts w:ascii="微软雅黑" w:hAnsi="微软雅黑" w:eastAsia="微软雅黑" w:cs="微软雅黑"/>
          <w:lang w:eastAsia="ja-JP"/>
        </w:rPr>
      </w:pPr>
      <w:r>
        <w:rPr>
          <w:rFonts w:hint="eastAsia" w:ascii="微软雅黑" w:hAnsi="微软雅黑" w:eastAsia="微软雅黑" w:cs="微软雅黑"/>
          <w:lang w:bidi="ar"/>
        </w:rPr>
        <w:t>Execute below commands to start multi-decoder</w:t>
      </w:r>
      <w:r>
        <w:rPr>
          <w:rFonts w:hint="eastAsia" w:ascii="微软雅黑" w:hAnsi="微软雅黑" w:eastAsia="微软雅黑" w:cs="微软雅黑"/>
          <w:lang w:eastAsia="ja-JP"/>
        </w:rPr>
        <w:t>:</w:t>
      </w:r>
    </w:p>
    <w:p>
      <w:pPr>
        <w:pStyle w:val="11"/>
        <w:shd w:val="clear" w:color="auto" w:fill="D8D8D8" w:themeFill="background1" w:themeFillShade="D9"/>
        <w:spacing w:line="240" w:lineRule="auto"/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"/>
        </w:rPr>
        <w:t xml:space="preserve">$ chmod u+x </w:t>
      </w:r>
      <w:r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  <w:t>SmartCashier/Install.sh</w:t>
      </w:r>
    </w:p>
    <w:p>
      <w:pPr>
        <w:pStyle w:val="11"/>
        <w:shd w:val="clear" w:color="auto" w:fill="D8D8D8" w:themeFill="background1" w:themeFillShade="D9"/>
        <w:spacing w:line="240" w:lineRule="auto"/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" w:eastAsia="zh-CN"/>
        </w:rPr>
        <w:t>$ ./Install.sh</w:t>
      </w:r>
    </w:p>
    <w:p>
      <w:pPr>
        <w:pStyle w:val="11"/>
        <w:shd w:val="clear" w:color="auto" w:fill="D8D8D8" w:themeFill="background1" w:themeFillShade="D9"/>
        <w:spacing w:line="240" w:lineRule="auto"/>
        <w:rPr>
          <w:rFonts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 xml:space="preserve">$ 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./smartcashier</w:t>
      </w:r>
    </w:p>
    <w:p>
      <w:pPr>
        <w:pStyle w:val="12"/>
        <w:ind w:left="0"/>
        <w:rPr>
          <w:rFonts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/>
        </w:rPr>
        <w:t xml:space="preserve">  </w:t>
      </w:r>
    </w:p>
    <w:p>
      <w:pPr>
        <w:pStyle w:val="12"/>
        <w:ind w:left="0" w:firstLine="420"/>
        <w:rPr>
          <w:rFonts w:ascii="微软雅黑" w:hAnsi="微软雅黑" w:eastAsia="微软雅黑" w:cs="微软雅黑"/>
          <w:lang w:val="en-US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 Unicode MS">
    <w:altName w:val="Nimbus Roman No9 L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微软雅黑">
    <w:altName w:val="Noto Sans CJK SC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C81F53"/>
    <w:multiLevelType w:val="multilevel"/>
    <w:tmpl w:val="38C81F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B55A27"/>
    <w:multiLevelType w:val="multilevel"/>
    <w:tmpl w:val="3BB55A27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eastAsia"/>
        <w:sz w:val="28"/>
        <w:szCs w:val="28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7A6B2861"/>
    <w:multiLevelType w:val="multilevel"/>
    <w:tmpl w:val="7A6B2861"/>
    <w:lvl w:ilvl="0" w:tentative="0">
      <w:start w:val="1"/>
      <w:numFmt w:val="none"/>
      <w:pStyle w:val="13"/>
      <w:lvlText w:val="NOTE:"/>
      <w:lvlJc w:val="left"/>
      <w:pPr>
        <w:tabs>
          <w:tab w:val="left" w:pos="2845"/>
        </w:tabs>
        <w:ind w:left="2845" w:hanging="576"/>
      </w:pPr>
      <w:rPr>
        <w:rFonts w:hint="default" w:ascii="Arial" w:hAnsi="Arial" w:cs="Arial"/>
        <w:b/>
        <w:i w:val="0"/>
        <w:sz w:val="22"/>
        <w:szCs w:val="22"/>
      </w:rPr>
    </w:lvl>
    <w:lvl w:ilvl="1" w:tentative="0">
      <w:start w:val="1"/>
      <w:numFmt w:val="none"/>
      <w:lvlRestart w:val="0"/>
      <w:lvlText w:val="CAUTION:"/>
      <w:lvlJc w:val="left"/>
      <w:pPr>
        <w:tabs>
          <w:tab w:val="left" w:pos="860"/>
        </w:tabs>
        <w:ind w:left="860" w:hanging="806"/>
      </w:pPr>
      <w:rPr>
        <w:rFonts w:ascii="Times New Roman" w:hAnsi="Times New Roman" w:cs="Times New Roman"/>
        <w:b/>
        <w:i w:val="0"/>
        <w:color w:val="000000"/>
        <w:sz w:val="14"/>
      </w:rPr>
    </w:lvl>
    <w:lvl w:ilvl="2" w:tentative="0">
      <w:start w:val="1"/>
      <w:numFmt w:val="none"/>
      <w:lvlRestart w:val="0"/>
      <w:lvlText w:val="WARNING:"/>
      <w:lvlJc w:val="left"/>
      <w:pPr>
        <w:tabs>
          <w:tab w:val="left" w:pos="860"/>
        </w:tabs>
        <w:ind w:left="860" w:hanging="850"/>
      </w:pPr>
      <w:rPr>
        <w:rFonts w:ascii="Times New Roman" w:hAnsi="Times New Roman" w:cs="Times New Roman"/>
        <w:b/>
        <w:i w:val="0"/>
        <w:color w:val="800000"/>
        <w:sz w:val="14"/>
      </w:rPr>
    </w:lvl>
    <w:lvl w:ilvl="3" w:tentative="0">
      <w:start w:val="1"/>
      <w:numFmt w:val="none"/>
      <w:lvlRestart w:val="0"/>
      <w:lvlText w:val="NOTE:"/>
      <w:lvlJc w:val="left"/>
      <w:pPr>
        <w:tabs>
          <w:tab w:val="left" w:pos="1286"/>
        </w:tabs>
        <w:ind w:left="1286" w:hanging="576"/>
      </w:pPr>
      <w:rPr>
        <w:rFonts w:hint="default" w:ascii="Arial" w:hAnsi="Arial" w:cs="Arial"/>
        <w:b/>
        <w:i w:val="0"/>
        <w:sz w:val="24"/>
        <w:szCs w:val="24"/>
      </w:rPr>
    </w:lvl>
    <w:lvl w:ilvl="4" w:tentative="0">
      <w:start w:val="1"/>
      <w:numFmt w:val="none"/>
      <w:lvlRestart w:val="0"/>
      <w:lvlText w:val="CAUTION:"/>
      <w:lvlJc w:val="left"/>
      <w:pPr>
        <w:tabs>
          <w:tab w:val="left" w:pos="1710"/>
        </w:tabs>
        <w:ind w:left="1710" w:hanging="850"/>
      </w:pPr>
      <w:rPr>
        <w:rFonts w:ascii="Times New Roman" w:hAnsi="Times New Roman" w:cs="Times New Roman"/>
        <w:b/>
        <w:i w:val="0"/>
        <w:sz w:val="14"/>
      </w:rPr>
    </w:lvl>
    <w:lvl w:ilvl="5" w:tentative="0">
      <w:start w:val="1"/>
      <w:numFmt w:val="none"/>
      <w:lvlRestart w:val="0"/>
      <w:lvlText w:val="WARNING:"/>
      <w:lvlJc w:val="left"/>
      <w:pPr>
        <w:tabs>
          <w:tab w:val="left" w:pos="1710"/>
        </w:tabs>
        <w:ind w:left="1710" w:hanging="850"/>
      </w:pPr>
      <w:rPr>
        <w:rFonts w:ascii="Times New Roman" w:hAnsi="Times New Roman" w:cs="Times New Roman"/>
        <w:b/>
        <w:i w:val="0"/>
        <w:color w:val="800000"/>
        <w:sz w:val="14"/>
      </w:rPr>
    </w:lvl>
    <w:lvl w:ilvl="6" w:tentative="0">
      <w:start w:val="1"/>
      <w:numFmt w:val="none"/>
      <w:lvlRestart w:val="0"/>
      <w:lvlText w:val="NOTE:"/>
      <w:lvlJc w:val="left"/>
      <w:pPr>
        <w:tabs>
          <w:tab w:val="left" w:pos="1926"/>
        </w:tabs>
        <w:ind w:left="1926" w:hanging="576"/>
      </w:pPr>
      <w:rPr>
        <w:rFonts w:ascii="Times New Roman" w:hAnsi="Times New Roman" w:cs="Times New Roman"/>
        <w:b/>
        <w:i w:val="0"/>
        <w:sz w:val="14"/>
      </w:rPr>
    </w:lvl>
    <w:lvl w:ilvl="7" w:tentative="0">
      <w:start w:val="1"/>
      <w:numFmt w:val="none"/>
      <w:lvlRestart w:val="0"/>
      <w:lvlText w:val="CAUTION:"/>
      <w:lvlJc w:val="left"/>
      <w:pPr>
        <w:tabs>
          <w:tab w:val="left" w:pos="2199"/>
        </w:tabs>
        <w:ind w:left="2199" w:hanging="849"/>
      </w:pPr>
      <w:rPr>
        <w:rFonts w:ascii="Times New Roman" w:hAnsi="Times New Roman" w:cs="Times New Roman"/>
        <w:b/>
        <w:i w:val="0"/>
        <w:sz w:val="14"/>
      </w:rPr>
    </w:lvl>
    <w:lvl w:ilvl="8" w:tentative="0">
      <w:start w:val="1"/>
      <w:numFmt w:val="none"/>
      <w:lvlRestart w:val="0"/>
      <w:lvlText w:val="WARNING:"/>
      <w:lvlJc w:val="left"/>
      <w:pPr>
        <w:tabs>
          <w:tab w:val="left" w:pos="1926"/>
        </w:tabs>
        <w:ind w:left="1926" w:hanging="620"/>
      </w:pPr>
      <w:rPr>
        <w:rFonts w:ascii="Times New Roman" w:hAnsi="Times New Roman" w:cs="Times New Roman"/>
        <w:b/>
        <w:i w:val="0"/>
        <w:color w:val="800000"/>
        <w:sz w:val="14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Wang Xiaojun">
    <w15:presenceInfo w15:providerId="Windows Live" w15:userId="778d3a3a59d807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90471B"/>
    <w:rsid w:val="00030138"/>
    <w:rsid w:val="001B6327"/>
    <w:rsid w:val="007057F2"/>
    <w:rsid w:val="03EF358A"/>
    <w:rsid w:val="17FA2D02"/>
    <w:rsid w:val="1C775712"/>
    <w:rsid w:val="1DFF6C9A"/>
    <w:rsid w:val="4FEE1EB0"/>
    <w:rsid w:val="6990471B"/>
    <w:rsid w:val="77FFB33E"/>
    <w:rsid w:val="7DE2C421"/>
    <w:rsid w:val="7EEFF714"/>
    <w:rsid w:val="DDBF2359"/>
    <w:rsid w:val="EF79EFD5"/>
    <w:rsid w:val="FF577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50" w:semiHidden="0" w:name="heading 1"/>
    <w:lsdException w:qFormat="1" w:uiPriority="50" w:semiHidden="0" w:name="heading 2"/>
    <w:lsdException w:qFormat="1" w:uiPriority="5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360" w:lineRule="auto"/>
      <w:jc w:val="both"/>
    </w:pPr>
    <w:rPr>
      <w:rFonts w:ascii="Arial" w:hAnsi="Arial" w:eastAsia="Arial Unicode MS" w:cs="Arial"/>
      <w:color w:val="00000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50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40"/>
      <w:szCs w:val="44"/>
    </w:rPr>
  </w:style>
  <w:style w:type="paragraph" w:styleId="3">
    <w:name w:val="heading 2"/>
    <w:basedOn w:val="1"/>
    <w:next w:val="1"/>
    <w:unhideWhenUsed/>
    <w:qFormat/>
    <w:uiPriority w:val="50"/>
    <w:pPr>
      <w:keepNext/>
      <w:keepLines/>
      <w:numPr>
        <w:ilvl w:val="1"/>
        <w:numId w:val="1"/>
      </w:numPr>
      <w:spacing w:before="260" w:after="260"/>
      <w:outlineLvl w:val="1"/>
    </w:pPr>
    <w:rPr>
      <w:rFonts w:eastAsia="宋体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5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qFormat/>
    <w:uiPriority w:val="0"/>
    <w:pPr>
      <w:spacing w:after="0" w:line="240" w:lineRule="auto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FollowedHyperlink"/>
    <w:basedOn w:val="8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C-Code"/>
    <w:qFormat/>
    <w:uiPriority w:val="0"/>
    <w:pPr>
      <w:tabs>
        <w:tab w:val="left" w:pos="1094"/>
        <w:tab w:val="left" w:pos="1642"/>
        <w:tab w:val="left" w:pos="2189"/>
        <w:tab w:val="left" w:pos="2736"/>
        <w:tab w:val="left" w:pos="3283"/>
        <w:tab w:val="left" w:pos="3830"/>
        <w:tab w:val="left" w:pos="4378"/>
        <w:tab w:val="left" w:pos="4925"/>
        <w:tab w:val="left" w:pos="5472"/>
        <w:tab w:val="left" w:pos="6019"/>
        <w:tab w:val="left" w:pos="6566"/>
        <w:tab w:val="left" w:pos="7114"/>
        <w:tab w:val="left" w:pos="7661"/>
        <w:tab w:val="left" w:pos="8208"/>
      </w:tabs>
      <w:spacing w:before="20" w:after="20" w:line="250" w:lineRule="atLeast"/>
      <w:ind w:left="567"/>
    </w:pPr>
    <w:rPr>
      <w:rFonts w:ascii="Courier New" w:hAnsi="Courier New" w:eastAsia="Times New Roman" w:cs="Courier New"/>
      <w:color w:val="000000"/>
      <w:sz w:val="19"/>
      <w:szCs w:val="22"/>
      <w:lang w:val="en-US" w:eastAsia="en-US" w:bidi="ar-SA"/>
    </w:rPr>
  </w:style>
  <w:style w:type="paragraph" w:customStyle="1" w:styleId="12">
    <w:name w:val="Body"/>
    <w:qFormat/>
    <w:uiPriority w:val="0"/>
    <w:pPr>
      <w:spacing w:after="160" w:line="259" w:lineRule="auto"/>
      <w:ind w:left="567"/>
    </w:pPr>
    <w:rPr>
      <w:rFonts w:ascii="Arial" w:hAnsi="Arial" w:eastAsia="Arial Unicode MS" w:cs="Arial Unicode MS"/>
      <w:color w:val="000000"/>
      <w:sz w:val="22"/>
      <w:szCs w:val="22"/>
      <w:lang w:val="zh-CN" w:eastAsia="zh-CN" w:bidi="ar-SA"/>
    </w:rPr>
  </w:style>
  <w:style w:type="paragraph" w:customStyle="1" w:styleId="13">
    <w:name w:val="!-Note"/>
    <w:basedOn w:val="1"/>
    <w:next w:val="14"/>
    <w:qFormat/>
    <w:uiPriority w:val="99"/>
    <w:pPr>
      <w:keepLines/>
      <w:widowControl/>
      <w:numPr>
        <w:ilvl w:val="0"/>
        <w:numId w:val="2"/>
      </w:numPr>
      <w:tabs>
        <w:tab w:val="left" w:pos="860"/>
      </w:tabs>
      <w:adjustRightInd w:val="0"/>
      <w:snapToGrid w:val="0"/>
      <w:spacing w:before="300" w:after="300" w:line="240" w:lineRule="auto"/>
      <w:jc w:val="left"/>
    </w:pPr>
    <w:rPr>
      <w:rFonts w:eastAsia="宋体" w:cs="Times New Roman"/>
      <w:szCs w:val="20"/>
      <w:lang w:eastAsia="en-US"/>
    </w:rPr>
  </w:style>
  <w:style w:type="paragraph" w:customStyle="1" w:styleId="14">
    <w:name w:val="B-Body"/>
    <w:qFormat/>
    <w:uiPriority w:val="30"/>
    <w:pPr>
      <w:tabs>
        <w:tab w:val="left" w:pos="2160"/>
      </w:tabs>
      <w:spacing w:before="120" w:after="40"/>
      <w:ind w:left="720"/>
    </w:pPr>
    <w:rPr>
      <w:rFonts w:ascii="Times New Roman" w:hAnsi="Times New Roman" w:eastAsia="宋体" w:cs="Times New Roman"/>
      <w:color w:val="000000"/>
      <w:sz w:val="22"/>
      <w:szCs w:val="22"/>
      <w:lang w:val="en-US" w:eastAsia="en-US" w:bidi="ar-SA"/>
    </w:rPr>
  </w:style>
  <w:style w:type="paragraph" w:styleId="15">
    <w:name w:val="List Paragraph"/>
    <w:basedOn w:val="1"/>
    <w:semiHidden/>
    <w:qFormat/>
    <w:uiPriority w:val="99"/>
    <w:pPr>
      <w:ind w:firstLine="420" w:firstLineChars="200"/>
    </w:pPr>
  </w:style>
  <w:style w:type="character" w:customStyle="1" w:styleId="16">
    <w:name w:val="批注框文本 Char"/>
    <w:basedOn w:val="8"/>
    <w:link w:val="5"/>
    <w:qFormat/>
    <w:uiPriority w:val="0"/>
    <w:rPr>
      <w:rFonts w:ascii="Arial" w:hAnsi="Arial" w:eastAsia="Arial Unicode MS" w:cs="Arial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microsoft.com/office/2011/relationships/people" Target="people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310</Words>
  <Characters>1767</Characters>
  <Lines>14</Lines>
  <Paragraphs>4</Paragraphs>
  <TotalTime>1</TotalTime>
  <ScaleCrop>false</ScaleCrop>
  <LinksUpToDate>false</LinksUpToDate>
  <CharactersWithSpaces>2073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2020-09-16T12:27:00Z</dcterms:created>
  <dc:creator>Jane</dc:creator>
  <cp:lastModifiedBy>user</cp:lastModifiedBy>
  <dcterms:modified xsi:type="dcterms:W3CDTF">2021-03-11T17:12:56Z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